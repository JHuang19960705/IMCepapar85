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F1E79" w14:textId="77777777" w:rsidR="00351E8A" w:rsidRPr="00D504DD" w:rsidRDefault="00351E8A" w:rsidP="00351E8A">
      <w:r>
        <w:rPr>
          <w:rFonts w:hint="eastAsia"/>
        </w:rPr>
        <w:t xml:space="preserve">【行傳講座】掌握運動行銷新手法　</w:t>
      </w:r>
      <w:r w:rsidRPr="00F276F5">
        <w:rPr>
          <w:rFonts w:hint="eastAsia"/>
        </w:rPr>
        <w:t>引</w:t>
      </w:r>
      <w:r>
        <w:rPr>
          <w:rFonts w:hint="eastAsia"/>
        </w:rPr>
        <w:t>領品牌走進體壇賽事</w:t>
      </w:r>
    </w:p>
    <w:p w14:paraId="5730B583" w14:textId="77777777" w:rsidR="00351E8A" w:rsidRDefault="00351E8A" w:rsidP="00351E8A">
      <w:r>
        <w:rPr>
          <w:rFonts w:hint="eastAsia"/>
        </w:rPr>
        <w:t>【邱渝雯／採訪報導】</w:t>
      </w:r>
    </w:p>
    <w:p w14:paraId="02B04D38" w14:textId="77777777" w:rsidR="00351E8A" w:rsidRDefault="00351E8A" w:rsidP="00351E8A"/>
    <w:p w14:paraId="408EFCAA" w14:textId="77777777" w:rsidR="00351E8A" w:rsidRDefault="00351E8A" w:rsidP="00351E8A">
      <w:r>
        <w:rPr>
          <w:rFonts w:hint="eastAsia"/>
        </w:rPr>
        <w:t>品牌是否能透過贊助運動賽事帶領大眾用不同視角認識品牌？進而提升品牌形象，使企業願意在體壇</w:t>
      </w:r>
      <w:proofErr w:type="gramStart"/>
      <w:r>
        <w:rPr>
          <w:rFonts w:hint="eastAsia"/>
        </w:rPr>
        <w:t>挹</w:t>
      </w:r>
      <w:proofErr w:type="gramEnd"/>
      <w:r>
        <w:rPr>
          <w:rFonts w:hint="eastAsia"/>
        </w:rPr>
        <w:t>注資金</w:t>
      </w:r>
      <w:r w:rsidRPr="002B5051">
        <w:rPr>
          <w:rFonts w:hint="eastAsia"/>
        </w:rPr>
        <w:t>，為運動界帶來更好的發展</w:t>
      </w:r>
      <w:r>
        <w:rPr>
          <w:rFonts w:hint="eastAsia"/>
        </w:rPr>
        <w:t>。</w:t>
      </w:r>
      <w:r w:rsidRPr="000625D1">
        <w:rPr>
          <w:rFonts w:hint="eastAsia"/>
        </w:rPr>
        <w:t>中山大學行銷傳播管理研究所</w:t>
      </w:r>
      <w:r>
        <w:rPr>
          <w:rFonts w:hint="eastAsia"/>
        </w:rPr>
        <w:t>於</w:t>
      </w:r>
      <w:r w:rsidRPr="00727BB3">
        <w:rPr>
          <w:rFonts w:ascii="Times New Roman" w:hAnsi="Times New Roman" w:cs="Times New Roman"/>
        </w:rPr>
        <w:t>3</w:t>
      </w:r>
      <w:r w:rsidRPr="009F34A8">
        <w:rPr>
          <w:rFonts w:hint="eastAsia"/>
        </w:rPr>
        <w:t>月</w:t>
      </w:r>
      <w:r w:rsidRPr="00727BB3">
        <w:rPr>
          <w:rFonts w:ascii="Times New Roman" w:hAnsi="Times New Roman" w:cs="Times New Roman"/>
        </w:rPr>
        <w:t>5</w:t>
      </w:r>
      <w:r w:rsidRPr="009F34A8">
        <w:rPr>
          <w:rFonts w:hint="eastAsia"/>
        </w:rPr>
        <w:t>日邀請</w:t>
      </w:r>
      <w:r w:rsidRPr="00AC6751">
        <w:rPr>
          <w:rFonts w:hint="eastAsia"/>
        </w:rPr>
        <w:t>智林運動行銷</w:t>
      </w:r>
      <w:r>
        <w:rPr>
          <w:rFonts w:hint="eastAsia"/>
        </w:rPr>
        <w:t>的</w:t>
      </w:r>
      <w:r w:rsidRPr="00AC6751">
        <w:rPr>
          <w:rFonts w:hint="eastAsia"/>
        </w:rPr>
        <w:t>郭志緯</w:t>
      </w:r>
      <w:r>
        <w:rPr>
          <w:rFonts w:hint="eastAsia"/>
        </w:rPr>
        <w:t>總監，</w:t>
      </w:r>
      <w:r w:rsidRPr="00227F9B">
        <w:rPr>
          <w:rFonts w:hint="eastAsia"/>
        </w:rPr>
        <w:t>分享如何透過</w:t>
      </w:r>
      <w:r>
        <w:rPr>
          <w:rFonts w:hint="eastAsia"/>
        </w:rPr>
        <w:t>賽事與</w:t>
      </w:r>
      <w:r w:rsidRPr="00227F9B">
        <w:rPr>
          <w:rFonts w:hint="eastAsia"/>
        </w:rPr>
        <w:t>運動員</w:t>
      </w:r>
      <w:r>
        <w:rPr>
          <w:rFonts w:hint="eastAsia"/>
        </w:rPr>
        <w:t>來</w:t>
      </w:r>
      <w:r w:rsidRPr="00227F9B">
        <w:rPr>
          <w:rFonts w:hint="eastAsia"/>
        </w:rPr>
        <w:t>行銷品牌</w:t>
      </w:r>
      <w:r>
        <w:rPr>
          <w:rFonts w:hint="eastAsia"/>
        </w:rPr>
        <w:t>，打造品牌話題，突破以往的看板廣告運動行銷框架。</w:t>
      </w:r>
    </w:p>
    <w:p w14:paraId="487FDCC0" w14:textId="77777777" w:rsidR="00351E8A" w:rsidRPr="00E95ED1" w:rsidRDefault="00351E8A" w:rsidP="00351E8A">
      <w:pPr>
        <w:pStyle w:val="a3"/>
      </w:pPr>
      <w:r w:rsidRPr="000E21B4">
        <w:rPr>
          <w:rFonts w:ascii="Microsoft JhengHei" w:eastAsia="Microsoft JhengHei" w:hAnsi="Microsoft JhengHei" w:cs="Times New Roman"/>
          <w:noProof/>
          <w:sz w:val="20"/>
          <w:szCs w:val="18"/>
        </w:rPr>
        <w:drawing>
          <wp:anchor distT="0" distB="0" distL="114300" distR="114300" simplePos="0" relativeHeight="251659264" behindDoc="0" locked="0" layoutInCell="1" allowOverlap="1" wp14:anchorId="6A80DEC0" wp14:editId="6CEE5925">
            <wp:simplePos x="0" y="0"/>
            <wp:positionH relativeFrom="margin">
              <wp:posOffset>563971</wp:posOffset>
            </wp:positionH>
            <wp:positionV relativeFrom="paragraph">
              <wp:posOffset>190272</wp:posOffset>
            </wp:positionV>
            <wp:extent cx="4305300" cy="2490470"/>
            <wp:effectExtent l="0" t="0" r="0" b="5080"/>
            <wp:wrapNone/>
            <wp:docPr id="3" name="圖片 3" descr="一張含有 個人, 室內, 天花板, 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個人, 室內, 天花板, 人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18" b="1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49E2B" w14:textId="77777777" w:rsidR="00351E8A" w:rsidRDefault="00351E8A" w:rsidP="00351E8A"/>
    <w:p w14:paraId="1F74D175" w14:textId="77777777" w:rsidR="00351E8A" w:rsidRDefault="00351E8A" w:rsidP="00351E8A"/>
    <w:p w14:paraId="5F943677" w14:textId="77777777" w:rsidR="00351E8A" w:rsidRDefault="00351E8A" w:rsidP="00351E8A"/>
    <w:p w14:paraId="53FA5F93" w14:textId="77777777" w:rsidR="00351E8A" w:rsidRDefault="00351E8A" w:rsidP="00351E8A"/>
    <w:p w14:paraId="47317D44" w14:textId="77777777" w:rsidR="00351E8A" w:rsidRDefault="00351E8A" w:rsidP="00351E8A"/>
    <w:p w14:paraId="509F8500" w14:textId="77777777" w:rsidR="00351E8A" w:rsidRDefault="00351E8A" w:rsidP="00351E8A"/>
    <w:p w14:paraId="12BE2F0A" w14:textId="77777777" w:rsidR="00351E8A" w:rsidRDefault="00351E8A" w:rsidP="00351E8A"/>
    <w:p w14:paraId="251F4489" w14:textId="77777777" w:rsidR="00351E8A" w:rsidRDefault="00351E8A" w:rsidP="00351E8A"/>
    <w:p w14:paraId="3B95148F" w14:textId="77777777" w:rsidR="00351E8A" w:rsidRDefault="00351E8A" w:rsidP="00351E8A"/>
    <w:p w14:paraId="61429527" w14:textId="77777777" w:rsidR="00351E8A" w:rsidRDefault="00351E8A" w:rsidP="00351E8A"/>
    <w:p w14:paraId="5260E5E3" w14:textId="77777777" w:rsidR="00351E8A" w:rsidRPr="004D47DC" w:rsidRDefault="00351E8A" w:rsidP="00351E8A">
      <w:pPr>
        <w:rPr>
          <w:rFonts w:asciiTheme="minorEastAsia" w:hAnsiTheme="minorEastAsia" w:cs="Times New Roman"/>
        </w:rPr>
      </w:pPr>
    </w:p>
    <w:p w14:paraId="6A6024CE" w14:textId="77777777" w:rsidR="00351E8A" w:rsidRDefault="00351E8A" w:rsidP="00351E8A">
      <w:pPr>
        <w:rPr>
          <w:rFonts w:asciiTheme="minorEastAsia" w:hAnsiTheme="minorEastAsia" w:cs="Times New Roman"/>
        </w:rPr>
      </w:pPr>
      <w:r w:rsidRPr="004D47DC">
        <w:rPr>
          <w:rFonts w:asciiTheme="minorEastAsia" w:hAnsiTheme="minorEastAsia" w:cs="Times New Roman" w:hint="eastAsia"/>
        </w:rPr>
        <w:t>▲</w:t>
      </w:r>
      <w:r>
        <w:rPr>
          <w:rFonts w:hint="eastAsia"/>
        </w:rPr>
        <w:t>郭志緯總監</w:t>
      </w:r>
      <w:r w:rsidRPr="004D47DC">
        <w:rPr>
          <w:rFonts w:asciiTheme="minorEastAsia" w:hAnsiTheme="minorEastAsia" w:cs="Times New Roman" w:hint="eastAsia"/>
        </w:rPr>
        <w:t>（前排中間）、</w:t>
      </w:r>
      <w:r>
        <w:rPr>
          <w:rFonts w:asciiTheme="minorEastAsia" w:hAnsiTheme="minorEastAsia" w:cs="Times New Roman" w:hint="eastAsia"/>
        </w:rPr>
        <w:t>王紹榮</w:t>
      </w:r>
      <w:r w:rsidRPr="004D47DC">
        <w:rPr>
          <w:rFonts w:asciiTheme="minorEastAsia" w:hAnsiTheme="minorEastAsia" w:cs="Times New Roman" w:hint="eastAsia"/>
        </w:rPr>
        <w:t>教授（前排左</w:t>
      </w:r>
      <w:r>
        <w:rPr>
          <w:rFonts w:asciiTheme="minorEastAsia" w:hAnsiTheme="minorEastAsia" w:cs="Times New Roman" w:hint="eastAsia"/>
        </w:rPr>
        <w:t>二</w:t>
      </w:r>
      <w:r w:rsidRPr="004D47DC">
        <w:rPr>
          <w:rFonts w:asciiTheme="minorEastAsia" w:hAnsiTheme="minorEastAsia" w:cs="Times New Roman" w:hint="eastAsia"/>
        </w:rPr>
        <w:t>）和同學合影。</w:t>
      </w:r>
      <w:r>
        <w:rPr>
          <w:rFonts w:asciiTheme="minorEastAsia" w:hAnsiTheme="minorEastAsia" w:cs="Times New Roman" w:hint="eastAsia"/>
        </w:rPr>
        <w:t>（</w:t>
      </w:r>
      <w:r w:rsidRPr="004D47DC">
        <w:rPr>
          <w:rFonts w:asciiTheme="minorEastAsia" w:hAnsiTheme="minorEastAsia" w:cs="Times New Roman" w:hint="eastAsia"/>
        </w:rPr>
        <w:t>照片／邱渝雯提供</w:t>
      </w:r>
      <w:r>
        <w:rPr>
          <w:rFonts w:asciiTheme="minorEastAsia" w:hAnsiTheme="minorEastAsia" w:cs="Times New Roman" w:hint="eastAsia"/>
        </w:rPr>
        <w:t>）</w:t>
      </w:r>
    </w:p>
    <w:p w14:paraId="0570EFE5" w14:textId="77777777" w:rsidR="00351E8A" w:rsidRDefault="00351E8A" w:rsidP="00351E8A"/>
    <w:p w14:paraId="58AFDDBC" w14:textId="77777777" w:rsidR="00351E8A" w:rsidRDefault="00351E8A" w:rsidP="00351E8A">
      <w:pPr>
        <w:rPr>
          <w:rFonts w:asciiTheme="minorEastAsia" w:hAnsiTheme="minorEastAsia" w:cs="Times New Roman"/>
          <w:b/>
          <w:bCs/>
        </w:rPr>
      </w:pPr>
      <w:r w:rsidRPr="00C62F8E">
        <w:rPr>
          <w:rFonts w:asciiTheme="minorEastAsia" w:hAnsiTheme="minorEastAsia" w:cs="Times New Roman" w:hint="eastAsia"/>
          <w:b/>
          <w:bCs/>
        </w:rPr>
        <w:t>突破</w:t>
      </w:r>
      <w:r>
        <w:rPr>
          <w:rFonts w:asciiTheme="minorEastAsia" w:hAnsiTheme="minorEastAsia" w:cs="Times New Roman" w:hint="eastAsia"/>
          <w:b/>
          <w:bCs/>
        </w:rPr>
        <w:t>既有運動</w:t>
      </w:r>
      <w:r w:rsidRPr="00C62F8E">
        <w:rPr>
          <w:rFonts w:asciiTheme="minorEastAsia" w:hAnsiTheme="minorEastAsia" w:cs="Times New Roman" w:hint="eastAsia"/>
          <w:b/>
          <w:bCs/>
        </w:rPr>
        <w:t>行銷框架　吸引企業贊助賽事</w:t>
      </w:r>
      <w:r>
        <w:rPr>
          <w:rFonts w:asciiTheme="minorEastAsia" w:hAnsiTheme="minorEastAsia" w:cs="Times New Roman" w:hint="eastAsia"/>
          <w:b/>
          <w:bCs/>
        </w:rPr>
        <w:t xml:space="preserve">　　</w:t>
      </w:r>
    </w:p>
    <w:p w14:paraId="6DDA6251" w14:textId="0B9263E6" w:rsidR="00351E8A" w:rsidRPr="00C47D1A" w:rsidRDefault="00351E8A" w:rsidP="00351E8A">
      <w:pPr>
        <w:rPr>
          <w:rFonts w:asciiTheme="minorEastAsia" w:hAnsiTheme="minorEastAsia" w:cs="Times New Roman"/>
        </w:rPr>
      </w:pPr>
      <w:proofErr w:type="gramStart"/>
      <w:r w:rsidRPr="00C47D1A">
        <w:rPr>
          <w:rFonts w:asciiTheme="minorEastAsia" w:hAnsiTheme="minorEastAsia" w:cs="Times New Roman" w:hint="eastAsia"/>
        </w:rPr>
        <w:t>郭</w:t>
      </w:r>
      <w:proofErr w:type="gramEnd"/>
      <w:r w:rsidRPr="00C47D1A">
        <w:rPr>
          <w:rFonts w:asciiTheme="minorEastAsia" w:hAnsiTheme="minorEastAsia" w:cs="Times New Roman" w:hint="eastAsia"/>
        </w:rPr>
        <w:t>總監</w:t>
      </w:r>
      <w:r>
        <w:rPr>
          <w:rFonts w:asciiTheme="minorEastAsia" w:hAnsiTheme="minorEastAsia" w:cs="Times New Roman" w:hint="eastAsia"/>
        </w:rPr>
        <w:t>首先</w:t>
      </w:r>
      <w:r w:rsidRPr="00C47D1A">
        <w:rPr>
          <w:rFonts w:asciiTheme="minorEastAsia" w:hAnsiTheme="minorEastAsia" w:cs="Times New Roman" w:hint="eastAsia"/>
        </w:rPr>
        <w:t>提及台灣企業</w:t>
      </w:r>
      <w:r w:rsidR="00D90937" w:rsidRPr="00C47D1A">
        <w:rPr>
          <w:rFonts w:asciiTheme="minorEastAsia" w:hAnsiTheme="minorEastAsia" w:cs="Times New Roman" w:hint="eastAsia"/>
        </w:rPr>
        <w:t>贊助</w:t>
      </w:r>
      <w:r w:rsidRPr="00C47D1A">
        <w:rPr>
          <w:rFonts w:asciiTheme="minorEastAsia" w:hAnsiTheme="minorEastAsia" w:cs="Times New Roman" w:hint="eastAsia"/>
        </w:rPr>
        <w:t>運動意願</w:t>
      </w:r>
      <w:r>
        <w:rPr>
          <w:rFonts w:asciiTheme="minorEastAsia" w:hAnsiTheme="minorEastAsia" w:cs="Times New Roman" w:hint="eastAsia"/>
        </w:rPr>
        <w:t>較低，</w:t>
      </w:r>
      <w:r w:rsidRPr="00C47D1A">
        <w:rPr>
          <w:rFonts w:asciiTheme="minorEastAsia" w:hAnsiTheme="minorEastAsia" w:cs="Times New Roman" w:hint="eastAsia"/>
        </w:rPr>
        <w:t>運動行銷</w:t>
      </w:r>
      <w:r>
        <w:rPr>
          <w:rFonts w:asciiTheme="minorEastAsia" w:hAnsiTheme="minorEastAsia" w:cs="Times New Roman" w:hint="eastAsia"/>
        </w:rPr>
        <w:t>不如</w:t>
      </w:r>
      <w:r w:rsidRPr="00C47D1A">
        <w:rPr>
          <w:rFonts w:asciiTheme="minorEastAsia" w:hAnsiTheme="minorEastAsia" w:cs="Times New Roman" w:hint="eastAsia"/>
        </w:rPr>
        <w:t>歐美國家</w:t>
      </w:r>
      <w:r>
        <w:rPr>
          <w:rFonts w:asciiTheme="minorEastAsia" w:hAnsiTheme="minorEastAsia" w:cs="Times New Roman" w:hint="eastAsia"/>
        </w:rPr>
        <w:t>盛行的原因，在於台灣</w:t>
      </w:r>
      <w:r w:rsidRPr="00C47D1A">
        <w:rPr>
          <w:rFonts w:asciiTheme="minorEastAsia" w:hAnsiTheme="minorEastAsia" w:cs="Times New Roman" w:hint="eastAsia"/>
        </w:rPr>
        <w:t>賽場觀眾</w:t>
      </w:r>
      <w:r w:rsidR="00241E86">
        <w:rPr>
          <w:rFonts w:asciiTheme="minorEastAsia" w:hAnsiTheme="minorEastAsia" w:cs="Times New Roman" w:hint="eastAsia"/>
        </w:rPr>
        <w:t>相較</w:t>
      </w:r>
      <w:r w:rsidRPr="00C47D1A">
        <w:rPr>
          <w:rFonts w:asciiTheme="minorEastAsia" w:hAnsiTheme="minorEastAsia" w:cs="Times New Roman" w:hint="eastAsia"/>
        </w:rPr>
        <w:t>歐美國家</w:t>
      </w:r>
      <w:r w:rsidR="00241E86">
        <w:rPr>
          <w:rFonts w:asciiTheme="minorEastAsia" w:hAnsiTheme="minorEastAsia" w:cs="Times New Roman" w:hint="eastAsia"/>
        </w:rPr>
        <w:t>少</w:t>
      </w:r>
      <w:r>
        <w:rPr>
          <w:rFonts w:asciiTheme="minorEastAsia" w:hAnsiTheme="minorEastAsia" w:cs="Times New Roman" w:hint="eastAsia"/>
        </w:rPr>
        <w:t>，</w:t>
      </w:r>
      <w:r w:rsidRPr="00C47D1A">
        <w:rPr>
          <w:rFonts w:asciiTheme="minorEastAsia" w:hAnsiTheme="minorEastAsia" w:cs="Times New Roman" w:hint="eastAsia"/>
        </w:rPr>
        <w:t>所以</w:t>
      </w:r>
      <w:r>
        <w:rPr>
          <w:rFonts w:asciiTheme="minorEastAsia" w:hAnsiTheme="minorEastAsia" w:cs="Times New Roman" w:hint="eastAsia"/>
        </w:rPr>
        <w:t>他</w:t>
      </w:r>
      <w:r w:rsidRPr="00C47D1A">
        <w:rPr>
          <w:rFonts w:asciiTheme="minorEastAsia" w:hAnsiTheme="minorEastAsia" w:cs="Times New Roman" w:hint="eastAsia"/>
        </w:rPr>
        <w:t>認為</w:t>
      </w:r>
      <w:r>
        <w:rPr>
          <w:rFonts w:asciiTheme="minorEastAsia" w:hAnsiTheme="minorEastAsia" w:cs="Times New Roman" w:hint="eastAsia"/>
        </w:rPr>
        <w:t>台灣</w:t>
      </w:r>
      <w:r w:rsidR="00EE59E7">
        <w:rPr>
          <w:rFonts w:asciiTheme="minorEastAsia" w:hAnsiTheme="minorEastAsia" w:cs="Times New Roman" w:hint="eastAsia"/>
        </w:rPr>
        <w:t>的</w:t>
      </w:r>
      <w:r w:rsidRPr="00C47D1A">
        <w:rPr>
          <w:rFonts w:asciiTheme="minorEastAsia" w:hAnsiTheme="minorEastAsia" w:cs="Times New Roman" w:hint="eastAsia"/>
        </w:rPr>
        <w:t>運動行銷手法不能</w:t>
      </w:r>
      <w:r w:rsidR="00EE59E7">
        <w:rPr>
          <w:rFonts w:asciiTheme="minorEastAsia" w:hAnsiTheme="minorEastAsia" w:cs="Times New Roman" w:hint="eastAsia"/>
        </w:rPr>
        <w:t>僅</w:t>
      </w:r>
      <w:r w:rsidRPr="00C47D1A">
        <w:rPr>
          <w:rFonts w:asciiTheme="minorEastAsia" w:hAnsiTheme="minorEastAsia" w:cs="Times New Roman" w:hint="eastAsia"/>
        </w:rPr>
        <w:t>侷限於賽場看板</w:t>
      </w:r>
      <w:r w:rsidR="006C7C4D" w:rsidRPr="00C47D1A">
        <w:rPr>
          <w:rFonts w:asciiTheme="minorEastAsia" w:hAnsiTheme="minorEastAsia" w:cs="Times New Roman" w:hint="eastAsia"/>
        </w:rPr>
        <w:t>的</w:t>
      </w:r>
      <w:r w:rsidRPr="00C47D1A">
        <w:rPr>
          <w:rFonts w:asciiTheme="minorEastAsia" w:hAnsiTheme="minorEastAsia" w:cs="Times New Roman" w:hint="eastAsia"/>
        </w:rPr>
        <w:t>單次性曝光，而是</w:t>
      </w:r>
      <w:r>
        <w:rPr>
          <w:rFonts w:asciiTheme="minorEastAsia" w:hAnsiTheme="minorEastAsia" w:cs="Times New Roman" w:hint="eastAsia"/>
        </w:rPr>
        <w:t>要</w:t>
      </w:r>
      <w:r w:rsidRPr="00C47D1A">
        <w:rPr>
          <w:rFonts w:asciiTheme="minorEastAsia" w:hAnsiTheme="minorEastAsia" w:cs="Times New Roman" w:hint="eastAsia"/>
        </w:rPr>
        <w:t>將品牌與運動員結</w:t>
      </w:r>
      <w:r>
        <w:rPr>
          <w:rFonts w:asciiTheme="minorEastAsia" w:hAnsiTheme="minorEastAsia" w:cs="Times New Roman" w:hint="eastAsia"/>
        </w:rPr>
        <w:t>合</w:t>
      </w:r>
      <w:r w:rsidRPr="00C47D1A">
        <w:rPr>
          <w:rFonts w:asciiTheme="minorEastAsia" w:hAnsiTheme="minorEastAsia" w:cs="Times New Roman" w:hint="eastAsia"/>
        </w:rPr>
        <w:t>，藉由運動員影響力與品牌互動強化品牌特質，並</w:t>
      </w:r>
      <w:r w:rsidRPr="00E94CB3">
        <w:rPr>
          <w:rFonts w:asciiTheme="minorEastAsia" w:hAnsiTheme="minorEastAsia" w:cs="Times New Roman" w:hint="eastAsia"/>
        </w:rPr>
        <w:t>透過</w:t>
      </w:r>
      <w:r w:rsidRPr="007F3CA6">
        <w:rPr>
          <w:rFonts w:asciiTheme="minorEastAsia" w:hAnsiTheme="minorEastAsia" w:cs="Times New Roman" w:hint="eastAsia"/>
        </w:rPr>
        <w:t>時下熱門的</w:t>
      </w:r>
      <w:r w:rsidRPr="004B4F82">
        <w:rPr>
          <w:rFonts w:asciiTheme="minorEastAsia" w:hAnsiTheme="minorEastAsia" w:cs="Times New Roman" w:hint="eastAsia"/>
        </w:rPr>
        <w:t>事件議題增加大眾</w:t>
      </w:r>
      <w:r w:rsidRPr="00E94CB3">
        <w:rPr>
          <w:rFonts w:asciiTheme="minorEastAsia" w:hAnsiTheme="minorEastAsia" w:cs="Times New Roman" w:hint="eastAsia"/>
        </w:rPr>
        <w:t>對品牌</w:t>
      </w:r>
      <w:r w:rsidR="006C7C4D">
        <w:rPr>
          <w:rFonts w:asciiTheme="minorEastAsia" w:hAnsiTheme="minorEastAsia" w:cs="Times New Roman" w:hint="eastAsia"/>
        </w:rPr>
        <w:t>之</w:t>
      </w:r>
      <w:r w:rsidRPr="00E94CB3">
        <w:rPr>
          <w:rFonts w:asciiTheme="minorEastAsia" w:hAnsiTheme="minorEastAsia" w:cs="Times New Roman" w:hint="eastAsia"/>
        </w:rPr>
        <w:t>印象，</w:t>
      </w:r>
      <w:r w:rsidRPr="007F3CA6">
        <w:rPr>
          <w:rFonts w:asciiTheme="minorEastAsia" w:hAnsiTheme="minorEastAsia" w:cs="Times New Roman" w:hint="eastAsia"/>
        </w:rPr>
        <w:t>例如</w:t>
      </w:r>
      <w:r w:rsidRPr="007F3CA6">
        <w:rPr>
          <w:rFonts w:asciiTheme="minorEastAsia" w:hAnsiTheme="minorEastAsia" w:cs="Times New Roman"/>
        </w:rPr>
        <w:t>:</w:t>
      </w:r>
      <w:r w:rsidRPr="007F3CA6">
        <w:rPr>
          <w:rFonts w:asciiTheme="minorEastAsia" w:hAnsiTheme="minorEastAsia" w:cs="Times New Roman" w:hint="eastAsia"/>
        </w:rPr>
        <w:t>新光三越</w:t>
      </w:r>
      <w:r w:rsidRPr="005F5CFD">
        <w:rPr>
          <w:rFonts w:asciiTheme="minorEastAsia" w:hAnsiTheme="minorEastAsia" w:cs="Times New Roman" w:hint="eastAsia"/>
        </w:rPr>
        <w:t>周年慶</w:t>
      </w:r>
      <w:r>
        <w:rPr>
          <w:rFonts w:hint="eastAsia"/>
        </w:rPr>
        <w:t>搭上</w:t>
      </w:r>
      <w:proofErr w:type="gramStart"/>
      <w:r w:rsidRPr="00285DCD">
        <w:rPr>
          <w:rFonts w:asciiTheme="minorEastAsia" w:hAnsiTheme="minorEastAsia" w:cs="Times New Roman" w:hint="eastAsia"/>
        </w:rPr>
        <w:t>世</w:t>
      </w:r>
      <w:proofErr w:type="gramEnd"/>
      <w:r w:rsidRPr="00285DCD">
        <w:rPr>
          <w:rFonts w:asciiTheme="minorEastAsia" w:hAnsiTheme="minorEastAsia" w:cs="Times New Roman" w:hint="eastAsia"/>
        </w:rPr>
        <w:t>大運風潮，</w:t>
      </w:r>
      <w:r w:rsidRPr="007F3CA6">
        <w:rPr>
          <w:rFonts w:asciiTheme="minorEastAsia" w:hAnsiTheme="minorEastAsia" w:cs="Times New Roman" w:hint="eastAsia"/>
        </w:rPr>
        <w:t>邀請標槍金牌選手鄭兆村擔任代言人，以其「快、狠、</w:t>
      </w:r>
      <w:proofErr w:type="gramStart"/>
      <w:r w:rsidRPr="007F3CA6">
        <w:rPr>
          <w:rFonts w:asciiTheme="minorEastAsia" w:hAnsiTheme="minorEastAsia" w:cs="Times New Roman" w:hint="eastAsia"/>
        </w:rPr>
        <w:t>準</w:t>
      </w:r>
      <w:proofErr w:type="gramEnd"/>
      <w:r w:rsidRPr="007F3CA6">
        <w:rPr>
          <w:rFonts w:asciiTheme="minorEastAsia" w:hAnsiTheme="minorEastAsia" w:cs="Times New Roman" w:hint="eastAsia"/>
        </w:rPr>
        <w:t>」的意象</w:t>
      </w:r>
      <w:proofErr w:type="gramStart"/>
      <w:r w:rsidRPr="007F3CA6">
        <w:rPr>
          <w:rFonts w:asciiTheme="minorEastAsia" w:hAnsiTheme="minorEastAsia" w:cs="Times New Roman" w:hint="eastAsia"/>
        </w:rPr>
        <w:t>凸</w:t>
      </w:r>
      <w:proofErr w:type="gramEnd"/>
      <w:r w:rsidRPr="007F3CA6">
        <w:rPr>
          <w:rFonts w:asciiTheme="minorEastAsia" w:hAnsiTheme="minorEastAsia" w:cs="Times New Roman" w:hint="eastAsia"/>
        </w:rPr>
        <w:t>顯周年慶的即時特惠感。</w:t>
      </w:r>
      <w:r>
        <w:rPr>
          <w:rFonts w:asciiTheme="minorEastAsia" w:hAnsiTheme="minorEastAsia" w:cs="Times New Roman" w:hint="eastAsia"/>
        </w:rPr>
        <w:t>是以</w:t>
      </w:r>
      <w:r w:rsidRPr="00C47D1A">
        <w:rPr>
          <w:rFonts w:asciiTheme="minorEastAsia" w:hAnsiTheme="minorEastAsia" w:cs="Times New Roman" w:hint="eastAsia"/>
        </w:rPr>
        <w:t>運動行銷</w:t>
      </w:r>
      <w:r>
        <w:rPr>
          <w:rFonts w:asciiTheme="minorEastAsia" w:hAnsiTheme="minorEastAsia" w:cs="Times New Roman" w:hint="eastAsia"/>
        </w:rPr>
        <w:t>重點在讓</w:t>
      </w:r>
      <w:r w:rsidRPr="00C47D1A">
        <w:rPr>
          <w:rFonts w:asciiTheme="minorEastAsia" w:hAnsiTheme="minorEastAsia" w:cs="Times New Roman" w:hint="eastAsia"/>
        </w:rPr>
        <w:t>品牌與賽事共創吸引力</w:t>
      </w:r>
      <w:r>
        <w:rPr>
          <w:rFonts w:asciiTheme="minorEastAsia" w:hAnsiTheme="minorEastAsia" w:cs="Times New Roman" w:hint="eastAsia"/>
        </w:rPr>
        <w:t>，也唯有當</w:t>
      </w:r>
      <w:r w:rsidRPr="00C47D1A">
        <w:rPr>
          <w:rFonts w:asciiTheme="minorEastAsia" w:hAnsiTheme="minorEastAsia" w:cs="Times New Roman" w:hint="eastAsia"/>
        </w:rPr>
        <w:t>企業</w:t>
      </w:r>
      <w:r>
        <w:rPr>
          <w:rFonts w:asciiTheme="minorEastAsia" w:hAnsiTheme="minorEastAsia" w:cs="Times New Roman" w:hint="eastAsia"/>
        </w:rPr>
        <w:t>發現</w:t>
      </w:r>
      <w:r w:rsidRPr="00C47D1A">
        <w:rPr>
          <w:rFonts w:asciiTheme="minorEastAsia" w:hAnsiTheme="minorEastAsia" w:cs="Times New Roman" w:hint="eastAsia"/>
        </w:rPr>
        <w:t>賽事</w:t>
      </w:r>
      <w:r>
        <w:rPr>
          <w:rFonts w:asciiTheme="minorEastAsia" w:hAnsiTheme="minorEastAsia" w:cs="Times New Roman" w:hint="eastAsia"/>
        </w:rPr>
        <w:t>的</w:t>
      </w:r>
      <w:r w:rsidRPr="00C47D1A">
        <w:rPr>
          <w:rFonts w:asciiTheme="minorEastAsia" w:hAnsiTheme="minorEastAsia" w:cs="Times New Roman" w:hint="eastAsia"/>
        </w:rPr>
        <w:t>高話題性</w:t>
      </w:r>
      <w:r>
        <w:rPr>
          <w:rFonts w:asciiTheme="minorEastAsia" w:hAnsiTheme="minorEastAsia" w:cs="Times New Roman" w:hint="eastAsia"/>
        </w:rPr>
        <w:t>有益</w:t>
      </w:r>
      <w:r w:rsidRPr="00C47D1A">
        <w:rPr>
          <w:rFonts w:asciiTheme="minorEastAsia" w:hAnsiTheme="minorEastAsia" w:cs="Times New Roman" w:hint="eastAsia"/>
        </w:rPr>
        <w:t>品牌曝光</w:t>
      </w:r>
      <w:r>
        <w:rPr>
          <w:rFonts w:asciiTheme="minorEastAsia" w:hAnsiTheme="minorEastAsia" w:cs="Times New Roman" w:hint="eastAsia"/>
        </w:rPr>
        <w:t>，</w:t>
      </w:r>
      <w:r w:rsidRPr="004B4F82">
        <w:rPr>
          <w:rFonts w:asciiTheme="minorEastAsia" w:hAnsiTheme="minorEastAsia" w:cs="Times New Roman" w:hint="eastAsia"/>
        </w:rPr>
        <w:t>企業</w:t>
      </w:r>
      <w:r w:rsidRPr="00C47D1A">
        <w:rPr>
          <w:rFonts w:asciiTheme="minorEastAsia" w:hAnsiTheme="minorEastAsia" w:cs="Times New Roman" w:hint="eastAsia"/>
        </w:rPr>
        <w:t>才</w:t>
      </w:r>
      <w:r>
        <w:rPr>
          <w:rFonts w:asciiTheme="minorEastAsia" w:hAnsiTheme="minorEastAsia" w:cs="Times New Roman" w:hint="eastAsia"/>
        </w:rPr>
        <w:t>會</w:t>
      </w:r>
      <w:r w:rsidRPr="00C47D1A">
        <w:rPr>
          <w:rFonts w:asciiTheme="minorEastAsia" w:hAnsiTheme="minorEastAsia" w:cs="Times New Roman" w:hint="eastAsia"/>
        </w:rPr>
        <w:t>願意贊助</w:t>
      </w:r>
      <w:r>
        <w:rPr>
          <w:rFonts w:asciiTheme="minorEastAsia" w:hAnsiTheme="minorEastAsia" w:cs="Times New Roman" w:hint="eastAsia"/>
        </w:rPr>
        <w:t>賽事。</w:t>
      </w:r>
    </w:p>
    <w:p w14:paraId="6DFAA247" w14:textId="7FC50C80" w:rsidR="00351E8A" w:rsidRDefault="00351E8A" w:rsidP="00351E8A"/>
    <w:p w14:paraId="7E587506" w14:textId="77777777" w:rsidR="00791355" w:rsidRDefault="00791355" w:rsidP="00791355">
      <w:pPr>
        <w:jc w:val="center"/>
      </w:pPr>
      <w:r w:rsidRPr="004D47DC">
        <w:rPr>
          <w:rFonts w:asciiTheme="minorEastAsia" w:hAnsiTheme="minorEastAsia" w:cs="Times New Roman"/>
          <w:noProof/>
        </w:rPr>
        <w:lastRenderedPageBreak/>
        <w:drawing>
          <wp:inline distT="0" distB="0" distL="0" distR="0" wp14:anchorId="4DA4FAF7" wp14:editId="4D3CA9CD">
            <wp:extent cx="5270500" cy="3403600"/>
            <wp:effectExtent l="0" t="0" r="6350" b="6350"/>
            <wp:docPr id="4" name="圖片 4" descr="一張含有 文字, 天花板, 室內, 牆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, 天花板, 室內, 牆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8" b="6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E7180" w14:textId="77777777" w:rsidR="00791355" w:rsidRDefault="00791355" w:rsidP="00791355">
      <w:pPr>
        <w:jc w:val="center"/>
        <w:rPr>
          <w:rFonts w:asciiTheme="minorEastAsia" w:hAnsiTheme="minorEastAsia" w:cs="Times New Roman"/>
        </w:rPr>
      </w:pPr>
      <w:r w:rsidRPr="004D47DC">
        <w:rPr>
          <w:rFonts w:asciiTheme="minorEastAsia" w:hAnsiTheme="minorEastAsia" w:cs="Times New Roman" w:hint="eastAsia"/>
        </w:rPr>
        <w:t>▲</w:t>
      </w:r>
      <w:r>
        <w:rPr>
          <w:rFonts w:hint="eastAsia"/>
        </w:rPr>
        <w:t>郭志緯</w:t>
      </w:r>
      <w:r>
        <w:rPr>
          <w:rFonts w:asciiTheme="minorEastAsia" w:hAnsiTheme="minorEastAsia" w:cs="Times New Roman" w:hint="eastAsia"/>
        </w:rPr>
        <w:t>總監說明運動行銷人應具備的條件</w:t>
      </w:r>
      <w:r w:rsidRPr="004D47DC">
        <w:rPr>
          <w:rFonts w:asciiTheme="minorEastAsia" w:hAnsiTheme="minorEastAsia" w:cs="Times New Roman" w:hint="eastAsia"/>
        </w:rPr>
        <w:t>。</w:t>
      </w:r>
      <w:r>
        <w:rPr>
          <w:rFonts w:asciiTheme="minorEastAsia" w:hAnsiTheme="minorEastAsia" w:cs="Times New Roman" w:hint="eastAsia"/>
        </w:rPr>
        <w:t>（</w:t>
      </w:r>
      <w:r w:rsidRPr="004D47DC">
        <w:rPr>
          <w:rFonts w:asciiTheme="minorEastAsia" w:hAnsiTheme="minorEastAsia" w:cs="Times New Roman" w:hint="eastAsia"/>
        </w:rPr>
        <w:t>照片／邱渝雯提供</w:t>
      </w:r>
      <w:r>
        <w:rPr>
          <w:rFonts w:asciiTheme="minorEastAsia" w:hAnsiTheme="minorEastAsia" w:cs="Times New Roman" w:hint="eastAsia"/>
        </w:rPr>
        <w:t>）</w:t>
      </w:r>
    </w:p>
    <w:p w14:paraId="457D98B7" w14:textId="77777777" w:rsidR="00791355" w:rsidRPr="00791355" w:rsidRDefault="00791355" w:rsidP="00351E8A"/>
    <w:p w14:paraId="36D57DBA" w14:textId="77777777" w:rsidR="00351E8A" w:rsidRPr="00336D68" w:rsidRDefault="00351E8A" w:rsidP="00351E8A">
      <w:pPr>
        <w:rPr>
          <w:b/>
          <w:bCs/>
        </w:rPr>
      </w:pPr>
      <w:r>
        <w:rPr>
          <w:rFonts w:hint="eastAsia"/>
          <w:b/>
          <w:bCs/>
        </w:rPr>
        <w:t>結合品牌與運動價值　尋找品牌切入點</w:t>
      </w:r>
    </w:p>
    <w:p w14:paraId="3745136D" w14:textId="5665D391" w:rsidR="00351E8A" w:rsidRPr="00DD73FF" w:rsidRDefault="00351E8A" w:rsidP="00351E8A">
      <w:r w:rsidRPr="009B6B51">
        <w:rPr>
          <w:rFonts w:hint="eastAsia"/>
        </w:rPr>
        <w:t>企業贊助賽事</w:t>
      </w:r>
      <w:r>
        <w:rPr>
          <w:rFonts w:hint="eastAsia"/>
        </w:rPr>
        <w:t>的原因有二：</w:t>
      </w:r>
      <w:r w:rsidRPr="009B6B51">
        <w:rPr>
          <w:rFonts w:hint="eastAsia"/>
        </w:rPr>
        <w:t>提升品牌知名度</w:t>
      </w:r>
      <w:r>
        <w:rPr>
          <w:rFonts w:hint="eastAsia"/>
        </w:rPr>
        <w:t>與</w:t>
      </w:r>
      <w:r w:rsidRPr="009B6B51">
        <w:rPr>
          <w:rFonts w:hint="eastAsia"/>
        </w:rPr>
        <w:t>展現位階象徵</w:t>
      </w:r>
      <w:r>
        <w:rPr>
          <w:rFonts w:hint="eastAsia"/>
        </w:rPr>
        <w:t>，</w:t>
      </w:r>
      <w:r w:rsidRPr="009B6B51">
        <w:rPr>
          <w:rFonts w:hint="eastAsia"/>
        </w:rPr>
        <w:t>因此</w:t>
      </w:r>
      <w:r>
        <w:rPr>
          <w:rFonts w:hint="eastAsia"/>
        </w:rPr>
        <w:t>能</w:t>
      </w:r>
      <w:r w:rsidRPr="009B6B51">
        <w:rPr>
          <w:rFonts w:hint="eastAsia"/>
        </w:rPr>
        <w:t>打動企業贊助的關鍵在於該賽事</w:t>
      </w:r>
      <w:r>
        <w:rPr>
          <w:rFonts w:hint="eastAsia"/>
        </w:rPr>
        <w:t>具備</w:t>
      </w:r>
      <w:r w:rsidRPr="009B6B51">
        <w:rPr>
          <w:rFonts w:hint="eastAsia"/>
        </w:rPr>
        <w:t>主</w:t>
      </w:r>
      <w:r w:rsidRPr="00585B59">
        <w:rPr>
          <w:rFonts w:hint="eastAsia"/>
        </w:rPr>
        <w:t>流</w:t>
      </w:r>
      <w:r w:rsidRPr="00B725FA">
        <w:rPr>
          <w:rFonts w:hint="eastAsia"/>
        </w:rPr>
        <w:t>性、高話題性，</w:t>
      </w:r>
      <w:r w:rsidRPr="00DD73FF">
        <w:rPr>
          <w:rFonts w:hint="eastAsia"/>
        </w:rPr>
        <w:t>以及能創造行銷活動</w:t>
      </w:r>
      <w:r>
        <w:rPr>
          <w:rFonts w:hint="eastAsia"/>
        </w:rPr>
        <w:t>帶來</w:t>
      </w:r>
      <w:r w:rsidRPr="00DD73FF">
        <w:rPr>
          <w:rFonts w:hint="eastAsia"/>
        </w:rPr>
        <w:t>商業價值</w:t>
      </w:r>
      <w:r>
        <w:rPr>
          <w:rFonts w:hint="eastAsia"/>
        </w:rPr>
        <w:t>。</w:t>
      </w:r>
      <w:proofErr w:type="gramStart"/>
      <w:r w:rsidRPr="009B6B51">
        <w:rPr>
          <w:rFonts w:hint="eastAsia"/>
        </w:rPr>
        <w:t>郭</w:t>
      </w:r>
      <w:proofErr w:type="gramEnd"/>
      <w:r w:rsidRPr="009B6B51">
        <w:rPr>
          <w:rFonts w:hint="eastAsia"/>
        </w:rPr>
        <w:t>總監</w:t>
      </w:r>
      <w:r>
        <w:rPr>
          <w:rFonts w:hint="eastAsia"/>
        </w:rPr>
        <w:t>強調</w:t>
      </w:r>
      <w:r w:rsidRPr="00585B59">
        <w:rPr>
          <w:rFonts w:hint="eastAsia"/>
        </w:rPr>
        <w:t>運動行銷必須依循</w:t>
      </w:r>
      <w:r>
        <w:rPr>
          <w:rFonts w:hint="eastAsia"/>
        </w:rPr>
        <w:t>這</w:t>
      </w:r>
      <w:r w:rsidRPr="00585B59">
        <w:rPr>
          <w:rFonts w:hint="eastAsia"/>
        </w:rPr>
        <w:t>三</w:t>
      </w:r>
      <w:r>
        <w:rPr>
          <w:rFonts w:hint="eastAsia"/>
        </w:rPr>
        <w:t>大重</w:t>
      </w:r>
      <w:r w:rsidRPr="00585B59">
        <w:rPr>
          <w:rFonts w:hint="eastAsia"/>
        </w:rPr>
        <w:t>點「人潮</w:t>
      </w:r>
      <w:r w:rsidRPr="009B6B51">
        <w:rPr>
          <w:rFonts w:hint="eastAsia"/>
        </w:rPr>
        <w:t>、話題、</w:t>
      </w:r>
      <w:r>
        <w:rPr>
          <w:rFonts w:hint="eastAsia"/>
        </w:rPr>
        <w:t>獨特</w:t>
      </w:r>
      <w:r w:rsidRPr="0059445C">
        <w:rPr>
          <w:rFonts w:hint="eastAsia"/>
        </w:rPr>
        <w:t>內容</w:t>
      </w:r>
      <w:r w:rsidRPr="009B6B51">
        <w:rPr>
          <w:rFonts w:hint="eastAsia"/>
        </w:rPr>
        <w:t>」</w:t>
      </w:r>
      <w:r>
        <w:rPr>
          <w:rFonts w:hint="eastAsia"/>
        </w:rPr>
        <w:t>來替</w:t>
      </w:r>
      <w:r w:rsidRPr="009B6B51">
        <w:rPr>
          <w:rFonts w:hint="eastAsia"/>
        </w:rPr>
        <w:t>品牌找尋適合的賽事投入行銷策略，</w:t>
      </w:r>
      <w:r>
        <w:rPr>
          <w:rFonts w:hint="eastAsia"/>
        </w:rPr>
        <w:t>例如，</w:t>
      </w:r>
      <w:r w:rsidRPr="009B6B51">
        <w:rPr>
          <w:rFonts w:hint="eastAsia"/>
        </w:rPr>
        <w:t>台灣棒球賽有固定觀眾以</w:t>
      </w:r>
      <w:r>
        <w:rPr>
          <w:rFonts w:hint="eastAsia"/>
        </w:rPr>
        <w:t>及</w:t>
      </w:r>
      <w:r w:rsidRPr="009B6B51">
        <w:rPr>
          <w:rFonts w:hint="eastAsia"/>
        </w:rPr>
        <w:t>高收視率，能創造可觀收入，</w:t>
      </w:r>
      <w:r>
        <w:rPr>
          <w:rFonts w:hint="eastAsia"/>
        </w:rPr>
        <w:t>所以</w:t>
      </w:r>
      <w:proofErr w:type="gramStart"/>
      <w:r w:rsidRPr="009B6B51">
        <w:rPr>
          <w:rFonts w:hint="eastAsia"/>
        </w:rPr>
        <w:t>郭</w:t>
      </w:r>
      <w:proofErr w:type="gramEnd"/>
      <w:r w:rsidRPr="009B6B51">
        <w:rPr>
          <w:rFonts w:asciiTheme="minorEastAsia" w:hAnsiTheme="minorEastAsia" w:cs="Times New Roman" w:hint="eastAsia"/>
        </w:rPr>
        <w:t>總監</w:t>
      </w:r>
      <w:r>
        <w:rPr>
          <w:rFonts w:asciiTheme="minorEastAsia" w:hAnsiTheme="minorEastAsia" w:cs="Times New Roman" w:hint="eastAsia"/>
        </w:rPr>
        <w:t>向</w:t>
      </w:r>
      <w:r w:rsidRPr="009B6B51">
        <w:rPr>
          <w:rFonts w:asciiTheme="minorEastAsia" w:hAnsiTheme="minorEastAsia" w:cs="Times New Roman" w:hint="eastAsia"/>
        </w:rPr>
        <w:t>新光</w:t>
      </w:r>
      <w:r>
        <w:rPr>
          <w:rFonts w:asciiTheme="minorEastAsia" w:hAnsiTheme="minorEastAsia" w:cs="Times New Roman" w:hint="eastAsia"/>
        </w:rPr>
        <w:t>集團分析棒球賽事優點，成功吸引其</w:t>
      </w:r>
      <w:r w:rsidRPr="009B6B51">
        <w:rPr>
          <w:rFonts w:asciiTheme="minorEastAsia" w:hAnsiTheme="minorEastAsia" w:cs="Times New Roman" w:hint="eastAsia"/>
        </w:rPr>
        <w:t>贊助</w:t>
      </w:r>
      <w:r w:rsidRPr="00052E68">
        <w:rPr>
          <w:rFonts w:asciiTheme="minorEastAsia" w:hAnsiTheme="minorEastAsia" w:cs="Times New Roman" w:hint="eastAsia"/>
        </w:rPr>
        <w:t>樂天</w:t>
      </w:r>
      <w:r>
        <w:rPr>
          <w:rFonts w:asciiTheme="minorEastAsia" w:hAnsiTheme="minorEastAsia" w:cs="Times New Roman" w:hint="eastAsia"/>
        </w:rPr>
        <w:t>桃猿棒球隊</w:t>
      </w:r>
      <w:r w:rsidRPr="009B6B51">
        <w:rPr>
          <w:rFonts w:asciiTheme="minorEastAsia" w:hAnsiTheme="minorEastAsia" w:cs="Times New Roman" w:hint="eastAsia"/>
        </w:rPr>
        <w:t>。</w:t>
      </w:r>
      <w:proofErr w:type="gramStart"/>
      <w:r>
        <w:rPr>
          <w:rFonts w:hint="eastAsia"/>
        </w:rPr>
        <w:t>此外，</w:t>
      </w:r>
      <w:proofErr w:type="gramEnd"/>
      <w:r w:rsidRPr="009B6B51">
        <w:rPr>
          <w:rFonts w:hint="eastAsia"/>
        </w:rPr>
        <w:t>棒球</w:t>
      </w:r>
      <w:r>
        <w:rPr>
          <w:rFonts w:hint="eastAsia"/>
        </w:rPr>
        <w:t>賽事能</w:t>
      </w:r>
      <w:r w:rsidRPr="009B6B51">
        <w:rPr>
          <w:rFonts w:hint="eastAsia"/>
        </w:rPr>
        <w:t>創造話題性人物，</w:t>
      </w:r>
      <w:r>
        <w:rPr>
          <w:rFonts w:hint="eastAsia"/>
        </w:rPr>
        <w:t>吸引品牌透過</w:t>
      </w:r>
      <w:r w:rsidRPr="009B6B51">
        <w:rPr>
          <w:rFonts w:hint="eastAsia"/>
        </w:rPr>
        <w:t>人物性格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顯品牌</w:t>
      </w:r>
      <w:r w:rsidRPr="009B6B51">
        <w:rPr>
          <w:rFonts w:hint="eastAsia"/>
        </w:rPr>
        <w:t>形象，如</w:t>
      </w:r>
      <w:r>
        <w:rPr>
          <w:rFonts w:hint="eastAsia"/>
        </w:rPr>
        <w:t>棒球</w:t>
      </w:r>
      <w:r w:rsidRPr="009B6B51">
        <w:rPr>
          <w:rFonts w:hint="eastAsia"/>
        </w:rPr>
        <w:t>選手陳金鋒逆轉局面形象</w:t>
      </w:r>
      <w:r>
        <w:rPr>
          <w:rFonts w:hint="eastAsia"/>
        </w:rPr>
        <w:t>與藥商</w:t>
      </w:r>
      <w:r w:rsidRPr="009B6B51">
        <w:rPr>
          <w:rFonts w:hint="eastAsia"/>
        </w:rPr>
        <w:t>台灣武田推出的胃藥</w:t>
      </w:r>
      <w:r w:rsidRPr="00B725FA">
        <w:rPr>
          <w:rFonts w:hint="eastAsia"/>
        </w:rPr>
        <w:t>標語「</w:t>
      </w:r>
      <w:r w:rsidRPr="00B725FA">
        <w:t>7</w:t>
      </w:r>
      <w:r w:rsidRPr="00B725FA">
        <w:rPr>
          <w:rFonts w:hint="eastAsia"/>
        </w:rPr>
        <w:t>天胃你逆轉人生」相符，因而成為武田製藥的胃藥代言人。可見在</w:t>
      </w:r>
      <w:r w:rsidRPr="00DD73FF">
        <w:rPr>
          <w:rFonts w:hint="eastAsia"/>
        </w:rPr>
        <w:t>多元的運動行銷中，切合品牌形象的行銷策略能為雙方都帶來高效益。</w:t>
      </w:r>
    </w:p>
    <w:p w14:paraId="700701AE" w14:textId="77777777" w:rsidR="00351E8A" w:rsidRPr="00C33DD3" w:rsidRDefault="00351E8A" w:rsidP="00351E8A">
      <w:pPr>
        <w:rPr>
          <w:color w:val="FF0000"/>
        </w:rPr>
      </w:pPr>
    </w:p>
    <w:p w14:paraId="57D85C2E" w14:textId="77777777" w:rsidR="00351E8A" w:rsidRDefault="00351E8A" w:rsidP="00351E8A">
      <w:pPr>
        <w:rPr>
          <w:b/>
          <w:bCs/>
        </w:rPr>
      </w:pPr>
      <w:r w:rsidRPr="00DD73FF">
        <w:rPr>
          <w:rFonts w:hint="eastAsia"/>
          <w:b/>
          <w:bCs/>
        </w:rPr>
        <w:t>掌握品牌行銷需求</w:t>
      </w:r>
      <w:r w:rsidRPr="00B725FA">
        <w:rPr>
          <w:rFonts w:hint="eastAsia"/>
          <w:b/>
          <w:bCs/>
        </w:rPr>
        <w:t xml:space="preserve">　</w:t>
      </w:r>
      <w:r w:rsidRPr="00EB6F80">
        <w:rPr>
          <w:rFonts w:hint="eastAsia"/>
          <w:b/>
          <w:bCs/>
        </w:rPr>
        <w:t>協助品牌大放異彩</w:t>
      </w:r>
    </w:p>
    <w:p w14:paraId="2255472D" w14:textId="77777777" w:rsidR="00351E8A" w:rsidRPr="00F178D3" w:rsidRDefault="00351E8A" w:rsidP="00351E8A">
      <w:pPr>
        <w:rPr>
          <w:b/>
          <w:bCs/>
        </w:rPr>
      </w:pPr>
      <w:r w:rsidRPr="006711F9">
        <w:rPr>
          <w:rFonts w:hint="eastAsia"/>
        </w:rPr>
        <w:t>「站在客戶角度，掌握客戶需求」是</w:t>
      </w:r>
      <w:proofErr w:type="gramStart"/>
      <w:r>
        <w:rPr>
          <w:rFonts w:hint="eastAsia"/>
        </w:rPr>
        <w:t>郭</w:t>
      </w:r>
      <w:proofErr w:type="gramEnd"/>
      <w:r>
        <w:rPr>
          <w:rFonts w:hint="eastAsia"/>
        </w:rPr>
        <w:t>總監行銷操作心法，</w:t>
      </w:r>
      <w:r>
        <w:t>2015</w:t>
      </w:r>
      <w:r>
        <w:rPr>
          <w:rFonts w:hint="eastAsia"/>
        </w:rPr>
        <w:t>年</w:t>
      </w:r>
      <w:r w:rsidRPr="00727BB3">
        <w:rPr>
          <w:sz w:val="22"/>
          <w:szCs w:val="20"/>
        </w:rPr>
        <w:t>SKODA</w:t>
      </w:r>
      <w:r>
        <w:rPr>
          <w:rFonts w:hint="eastAsia"/>
        </w:rPr>
        <w:t>汽車進入台灣市場，他們希望能帶動年輕客群，於是智林運動行銷讓</w:t>
      </w:r>
      <w:r>
        <w:t>SKODA</w:t>
      </w:r>
      <w:r>
        <w:rPr>
          <w:rFonts w:hint="eastAsia"/>
        </w:rPr>
        <w:t>與</w:t>
      </w:r>
      <w:r w:rsidRPr="00B725FA">
        <w:rPr>
          <w:rFonts w:hint="eastAsia"/>
        </w:rPr>
        <w:t>台灣職棒</w:t>
      </w:r>
      <w:r>
        <w:rPr>
          <w:rFonts w:hint="eastAsia"/>
        </w:rPr>
        <w:t>的</w:t>
      </w:r>
      <w:bookmarkStart w:id="0" w:name="_Hlk97772502"/>
      <w:r w:rsidRPr="00B725FA">
        <w:rPr>
          <w:rFonts w:hint="eastAsia"/>
        </w:rPr>
        <w:t>樂天</w:t>
      </w:r>
      <w:bookmarkEnd w:id="0"/>
      <w:proofErr w:type="gramStart"/>
      <w:r w:rsidRPr="00B725FA">
        <w:rPr>
          <w:rFonts w:hint="eastAsia"/>
        </w:rPr>
        <w:t>桃猿</w:t>
      </w:r>
      <w:r>
        <w:rPr>
          <w:rFonts w:hint="eastAsia"/>
        </w:rPr>
        <w:t>隊合作</w:t>
      </w:r>
      <w:proofErr w:type="gramEnd"/>
      <w:r>
        <w:rPr>
          <w:rFonts w:hint="eastAsia"/>
        </w:rPr>
        <w:t>，在其主場外野設置</w:t>
      </w:r>
      <w:r>
        <w:t>16</w:t>
      </w:r>
      <w:r>
        <w:rPr>
          <w:rFonts w:hint="eastAsia"/>
        </w:rPr>
        <w:t>米超大全壘打牆看板，並在看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擺設新款汽車，推出球員的全壘打球只要擊中汽車便能獲得汽車的活動，以吸引媒體報導，將品牌推廣到賽事外的領域，</w:t>
      </w:r>
      <w:proofErr w:type="gramStart"/>
      <w:r w:rsidRPr="00F178D3">
        <w:rPr>
          <w:rFonts w:hint="eastAsia"/>
        </w:rPr>
        <w:t>遂</w:t>
      </w:r>
      <w:r w:rsidRPr="00DD73FF">
        <w:rPr>
          <w:rFonts w:hint="eastAsia"/>
        </w:rPr>
        <w:t>善用</w:t>
      </w:r>
      <w:proofErr w:type="gramEnd"/>
      <w:r w:rsidRPr="00DD73FF">
        <w:rPr>
          <w:rFonts w:hint="eastAsia"/>
        </w:rPr>
        <w:t>賽事行銷</w:t>
      </w:r>
      <w:proofErr w:type="gramStart"/>
      <w:r w:rsidRPr="00DD73FF">
        <w:rPr>
          <w:rFonts w:hint="eastAsia"/>
        </w:rPr>
        <w:t>凸</w:t>
      </w:r>
      <w:proofErr w:type="gramEnd"/>
      <w:r w:rsidRPr="00DD73FF">
        <w:rPr>
          <w:rFonts w:hint="eastAsia"/>
        </w:rPr>
        <w:t>顯品牌，能幫助品牌獲得具話題性的關注。</w:t>
      </w:r>
    </w:p>
    <w:p w14:paraId="3C98437E" w14:textId="77777777" w:rsidR="00351E8A" w:rsidRDefault="00351E8A" w:rsidP="00351E8A">
      <w:pPr>
        <w:rPr>
          <w:b/>
          <w:bCs/>
        </w:rPr>
      </w:pPr>
    </w:p>
    <w:p w14:paraId="386210D1" w14:textId="77777777" w:rsidR="00351E8A" w:rsidRDefault="00351E8A" w:rsidP="00351E8A">
      <w:pPr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4FF236AC" wp14:editId="1A2845BE">
            <wp:extent cx="4690533" cy="3516312"/>
            <wp:effectExtent l="0" t="0" r="0" b="8255"/>
            <wp:docPr id="1" name="圖片 1" descr="一張含有 文字, 室內, 個人, 天花板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, 室內, 個人, 天花板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533" cy="3516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2BE5D0" w14:textId="77777777" w:rsidR="00351E8A" w:rsidRDefault="00351E8A" w:rsidP="00351E8A">
      <w:pPr>
        <w:jc w:val="center"/>
        <w:rPr>
          <w:rFonts w:asciiTheme="minorEastAsia" w:hAnsiTheme="minorEastAsia" w:cs="Times New Roman"/>
        </w:rPr>
      </w:pPr>
      <w:r w:rsidRPr="004D47DC">
        <w:rPr>
          <w:rFonts w:asciiTheme="minorEastAsia" w:hAnsiTheme="minorEastAsia" w:cs="Times New Roman" w:hint="eastAsia"/>
        </w:rPr>
        <w:t>▲</w:t>
      </w:r>
      <w:r>
        <w:rPr>
          <w:rFonts w:hint="eastAsia"/>
        </w:rPr>
        <w:t>郭志緯</w:t>
      </w:r>
      <w:r>
        <w:rPr>
          <w:rFonts w:asciiTheme="minorEastAsia" w:hAnsiTheme="minorEastAsia" w:cs="Times New Roman" w:hint="eastAsia"/>
        </w:rPr>
        <w:t>總監以</w:t>
      </w:r>
      <w:r>
        <w:rPr>
          <w:rFonts w:asciiTheme="minorEastAsia" w:hAnsiTheme="minorEastAsia" w:cs="Times New Roman"/>
        </w:rPr>
        <w:t>SKODA</w:t>
      </w:r>
      <w:r>
        <w:rPr>
          <w:rFonts w:asciiTheme="minorEastAsia" w:hAnsiTheme="minorEastAsia" w:cs="Times New Roman" w:hint="eastAsia"/>
        </w:rPr>
        <w:t>汽車的行銷手法為例</w:t>
      </w:r>
      <w:r w:rsidRPr="004D47DC">
        <w:rPr>
          <w:rFonts w:asciiTheme="minorEastAsia" w:hAnsiTheme="minorEastAsia" w:cs="Times New Roman" w:hint="eastAsia"/>
        </w:rPr>
        <w:t>。</w:t>
      </w:r>
      <w:r>
        <w:rPr>
          <w:rFonts w:asciiTheme="minorEastAsia" w:hAnsiTheme="minorEastAsia" w:cs="Times New Roman" w:hint="eastAsia"/>
        </w:rPr>
        <w:t>（</w:t>
      </w:r>
      <w:r w:rsidRPr="004D47DC">
        <w:rPr>
          <w:rFonts w:asciiTheme="minorEastAsia" w:hAnsiTheme="minorEastAsia" w:cs="Times New Roman" w:hint="eastAsia"/>
        </w:rPr>
        <w:t>照片／邱渝雯提供</w:t>
      </w:r>
      <w:r>
        <w:rPr>
          <w:rFonts w:asciiTheme="minorEastAsia" w:hAnsiTheme="minorEastAsia" w:cs="Times New Roman" w:hint="eastAsia"/>
        </w:rPr>
        <w:t>）</w:t>
      </w:r>
    </w:p>
    <w:p w14:paraId="201C25C5" w14:textId="77777777" w:rsidR="00351E8A" w:rsidRDefault="00351E8A" w:rsidP="00351E8A"/>
    <w:p w14:paraId="58EE7B04" w14:textId="1D5D9770" w:rsidR="00351E8A" w:rsidRPr="00DF4CD7" w:rsidDel="00381B2E" w:rsidRDefault="00351E8A" w:rsidP="005A0077">
      <w:pPr>
        <w:rPr>
          <w:del w:id="1" w:author="User" w:date="2022-03-12T15:49:00Z"/>
        </w:rPr>
      </w:pPr>
      <w:r w:rsidRPr="009819F7">
        <w:rPr>
          <w:rFonts w:hint="eastAsia"/>
        </w:rPr>
        <w:t>「</w:t>
      </w:r>
      <w:r>
        <w:rPr>
          <w:rFonts w:hint="eastAsia"/>
        </w:rPr>
        <w:t>致力擔綱企業與體育的橋樑</w:t>
      </w:r>
      <w:r w:rsidRPr="009819F7">
        <w:rPr>
          <w:rFonts w:hint="eastAsia"/>
        </w:rPr>
        <w:t>」</w:t>
      </w:r>
      <w:r>
        <w:rPr>
          <w:rFonts w:hint="eastAsia"/>
        </w:rPr>
        <w:t>是</w:t>
      </w:r>
      <w:proofErr w:type="gramStart"/>
      <w:r>
        <w:rPr>
          <w:rFonts w:hint="eastAsia"/>
        </w:rPr>
        <w:t>郭</w:t>
      </w:r>
      <w:proofErr w:type="gramEnd"/>
      <w:r>
        <w:rPr>
          <w:rFonts w:hint="eastAsia"/>
        </w:rPr>
        <w:t>總監從事運動行銷的宗旨，他希望結合品牌與運動員</w:t>
      </w:r>
      <w:r w:rsidRPr="00DD73FF">
        <w:rPr>
          <w:rFonts w:hint="eastAsia"/>
        </w:rPr>
        <w:t>創造高話題性活動</w:t>
      </w:r>
      <w:r w:rsidRPr="000E0CE9">
        <w:rPr>
          <w:rFonts w:hint="eastAsia"/>
        </w:rPr>
        <w:t>，讓企</w:t>
      </w:r>
      <w:r>
        <w:rPr>
          <w:rFonts w:hint="eastAsia"/>
        </w:rPr>
        <w:t>業贊助運動，提升台灣賽事可看性</w:t>
      </w:r>
      <w:r w:rsidR="00661AFF">
        <w:rPr>
          <w:rFonts w:hint="eastAsia"/>
        </w:rPr>
        <w:t>，所以</w:t>
      </w:r>
      <w:proofErr w:type="gramStart"/>
      <w:r w:rsidRPr="0047668B">
        <w:rPr>
          <w:rFonts w:hint="eastAsia"/>
        </w:rPr>
        <w:t>郭</w:t>
      </w:r>
      <w:proofErr w:type="gramEnd"/>
      <w:r w:rsidRPr="0047668B">
        <w:rPr>
          <w:rFonts w:hint="eastAsia"/>
        </w:rPr>
        <w:t>總監期許台灣體壇能鬆綁品牌在賽事的行銷活</w:t>
      </w:r>
      <w:r w:rsidRPr="00A458B8">
        <w:rPr>
          <w:rFonts w:hint="eastAsia"/>
        </w:rPr>
        <w:t>動限制，</w:t>
      </w:r>
      <w:r w:rsidRPr="007F3CA6">
        <w:rPr>
          <w:rFonts w:hint="eastAsia"/>
        </w:rPr>
        <w:t>例如</w:t>
      </w:r>
      <w:bookmarkStart w:id="2" w:name="_Hlk97771808"/>
      <w:r w:rsidRPr="007F3CA6">
        <w:rPr>
          <w:rFonts w:hint="eastAsia"/>
        </w:rPr>
        <w:t>：開放品牌在棒球服</w:t>
      </w:r>
      <w:proofErr w:type="gramStart"/>
      <w:r w:rsidRPr="007F3CA6">
        <w:rPr>
          <w:rFonts w:hint="eastAsia"/>
        </w:rPr>
        <w:t>上印置廣告</w:t>
      </w:r>
      <w:bookmarkEnd w:id="2"/>
      <w:proofErr w:type="gramEnd"/>
      <w:r w:rsidR="0026471F">
        <w:rPr>
          <w:rFonts w:hint="eastAsia"/>
        </w:rPr>
        <w:t>，</w:t>
      </w:r>
      <w:r w:rsidRPr="00A458B8">
        <w:rPr>
          <w:rFonts w:hint="eastAsia"/>
        </w:rPr>
        <w:t>行銷若能多元化，賽事自</w:t>
      </w:r>
      <w:r w:rsidRPr="00DD73FF">
        <w:rPr>
          <w:rFonts w:hint="eastAsia"/>
        </w:rPr>
        <w:t>然容易吸引企業投入資金贊助</w:t>
      </w:r>
      <w:r w:rsidR="00202DC2">
        <w:rPr>
          <w:rFonts w:hint="eastAsia"/>
        </w:rPr>
        <w:t>，</w:t>
      </w:r>
      <w:r w:rsidR="00424A9D">
        <w:rPr>
          <w:rFonts w:hint="eastAsia"/>
        </w:rPr>
        <w:t>相信</w:t>
      </w:r>
      <w:r w:rsidR="00522E95">
        <w:rPr>
          <w:rFonts w:hint="eastAsia"/>
        </w:rPr>
        <w:t>運動賽事與合作</w:t>
      </w:r>
      <w:r w:rsidR="009F0F7C">
        <w:rPr>
          <w:rFonts w:hint="eastAsia"/>
        </w:rPr>
        <w:t>品牌</w:t>
      </w:r>
      <w:r w:rsidR="00424A9D">
        <w:rPr>
          <w:rFonts w:hint="eastAsia"/>
        </w:rPr>
        <w:t>在</w:t>
      </w:r>
      <w:proofErr w:type="gramStart"/>
      <w:r w:rsidR="00CB5F17">
        <w:rPr>
          <w:rFonts w:hint="eastAsia"/>
        </w:rPr>
        <w:t>郭</w:t>
      </w:r>
      <w:proofErr w:type="gramEnd"/>
      <w:r w:rsidR="00CB5F17">
        <w:rPr>
          <w:rFonts w:hint="eastAsia"/>
        </w:rPr>
        <w:t>總監的</w:t>
      </w:r>
      <w:r w:rsidR="0054292A">
        <w:rPr>
          <w:rFonts w:hint="eastAsia"/>
        </w:rPr>
        <w:t>運動行銷策略活化</w:t>
      </w:r>
      <w:r w:rsidR="00CB5F17">
        <w:rPr>
          <w:rFonts w:hint="eastAsia"/>
        </w:rPr>
        <w:t>下，</w:t>
      </w:r>
      <w:r w:rsidR="00522E95">
        <w:rPr>
          <w:rFonts w:hint="eastAsia"/>
        </w:rPr>
        <w:t>雙方</w:t>
      </w:r>
      <w:r w:rsidR="0072542D">
        <w:rPr>
          <w:rFonts w:hint="eastAsia"/>
        </w:rPr>
        <w:t>銷售業績都</w:t>
      </w:r>
      <w:r w:rsidR="00FC0952">
        <w:rPr>
          <w:rFonts w:hint="eastAsia"/>
        </w:rPr>
        <w:t>能</w:t>
      </w:r>
      <w:r w:rsidR="00D14A95">
        <w:rPr>
          <w:rFonts w:hint="eastAsia"/>
        </w:rPr>
        <w:t>大幅</w:t>
      </w:r>
      <w:r w:rsidR="0081603D">
        <w:rPr>
          <w:rFonts w:hint="eastAsia"/>
        </w:rPr>
        <w:t>提升。</w:t>
      </w:r>
    </w:p>
    <w:p w14:paraId="701A2A4B" w14:textId="77777777" w:rsidR="00351E8A" w:rsidRPr="00351E8A" w:rsidDel="00381B2E" w:rsidRDefault="00351E8A" w:rsidP="005A0077">
      <w:pPr>
        <w:rPr>
          <w:del w:id="3" w:author="User" w:date="2022-03-12T15:49:00Z"/>
        </w:rPr>
      </w:pPr>
    </w:p>
    <w:p w14:paraId="60AD1163" w14:textId="77777777" w:rsidR="00351E8A" w:rsidDel="00381B2E" w:rsidRDefault="00351E8A">
      <w:pPr>
        <w:rPr>
          <w:del w:id="4" w:author="User" w:date="2022-03-12T15:49:00Z"/>
        </w:rPr>
      </w:pPr>
    </w:p>
    <w:p w14:paraId="3FE1D9E1" w14:textId="77777777" w:rsidR="00CF4A62" w:rsidRPr="00351E8A" w:rsidRDefault="00EE0616"/>
    <w:sectPr w:rsidR="00CF4A62" w:rsidRPr="00351E8A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D22D8" w14:textId="77777777" w:rsidR="00EE0616" w:rsidRDefault="00EE0616" w:rsidP="00791355">
      <w:r>
        <w:separator/>
      </w:r>
    </w:p>
  </w:endnote>
  <w:endnote w:type="continuationSeparator" w:id="0">
    <w:p w14:paraId="5255EE7E" w14:textId="77777777" w:rsidR="00EE0616" w:rsidRDefault="00EE0616" w:rsidP="00791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C34AD" w14:textId="77777777" w:rsidR="00EE0616" w:rsidRDefault="00EE0616" w:rsidP="00791355">
      <w:r>
        <w:separator/>
      </w:r>
    </w:p>
  </w:footnote>
  <w:footnote w:type="continuationSeparator" w:id="0">
    <w:p w14:paraId="4CE0BCA9" w14:textId="77777777" w:rsidR="00EE0616" w:rsidRDefault="00EE0616" w:rsidP="00791355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E8A"/>
    <w:rsid w:val="00022607"/>
    <w:rsid w:val="0002574A"/>
    <w:rsid w:val="000D7AD9"/>
    <w:rsid w:val="00202DC2"/>
    <w:rsid w:val="00241E86"/>
    <w:rsid w:val="0026471F"/>
    <w:rsid w:val="00351E8A"/>
    <w:rsid w:val="00381B2E"/>
    <w:rsid w:val="00424A9D"/>
    <w:rsid w:val="00522E95"/>
    <w:rsid w:val="0054292A"/>
    <w:rsid w:val="00596755"/>
    <w:rsid w:val="005A0077"/>
    <w:rsid w:val="00601561"/>
    <w:rsid w:val="00661AFF"/>
    <w:rsid w:val="00667A47"/>
    <w:rsid w:val="006B3E7E"/>
    <w:rsid w:val="006C7C4D"/>
    <w:rsid w:val="0072542D"/>
    <w:rsid w:val="00776BC3"/>
    <w:rsid w:val="00791355"/>
    <w:rsid w:val="0081603D"/>
    <w:rsid w:val="009143E1"/>
    <w:rsid w:val="009F0F7C"/>
    <w:rsid w:val="00B07AFC"/>
    <w:rsid w:val="00B77BD3"/>
    <w:rsid w:val="00C10843"/>
    <w:rsid w:val="00C20F7C"/>
    <w:rsid w:val="00C5405F"/>
    <w:rsid w:val="00C97B1B"/>
    <w:rsid w:val="00CB5F17"/>
    <w:rsid w:val="00CF634D"/>
    <w:rsid w:val="00D14A8C"/>
    <w:rsid w:val="00D14A95"/>
    <w:rsid w:val="00D90937"/>
    <w:rsid w:val="00E42E3F"/>
    <w:rsid w:val="00EC54DF"/>
    <w:rsid w:val="00EE0616"/>
    <w:rsid w:val="00EE59E7"/>
    <w:rsid w:val="00F04ED9"/>
    <w:rsid w:val="00F809AA"/>
    <w:rsid w:val="00FC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D5D37"/>
  <w15:chartTrackingRefBased/>
  <w15:docId w15:val="{683F0320-0D7B-4EFE-83F1-50BD2908B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E8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rsid w:val="00351E8A"/>
  </w:style>
  <w:style w:type="character" w:customStyle="1" w:styleId="a4">
    <w:name w:val="註解文字 字元"/>
    <w:basedOn w:val="a0"/>
    <w:link w:val="a3"/>
    <w:uiPriority w:val="99"/>
    <w:rsid w:val="00351E8A"/>
  </w:style>
  <w:style w:type="character" w:styleId="a5">
    <w:name w:val="annotation reference"/>
    <w:basedOn w:val="a0"/>
    <w:uiPriority w:val="99"/>
    <w:semiHidden/>
    <w:unhideWhenUsed/>
    <w:rsid w:val="00351E8A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791355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791355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791355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791355"/>
    <w:rPr>
      <w:sz w:val="20"/>
      <w:szCs w:val="20"/>
    </w:rPr>
  </w:style>
  <w:style w:type="paragraph" w:styleId="aa">
    <w:name w:val="annotation subject"/>
    <w:basedOn w:val="a3"/>
    <w:next w:val="a3"/>
    <w:link w:val="ab"/>
    <w:uiPriority w:val="99"/>
    <w:semiHidden/>
    <w:unhideWhenUsed/>
    <w:rsid w:val="00CF634D"/>
    <w:rPr>
      <w:b/>
      <w:bCs/>
    </w:rPr>
  </w:style>
  <w:style w:type="character" w:customStyle="1" w:styleId="ab">
    <w:name w:val="註解主旨 字元"/>
    <w:basedOn w:val="a4"/>
    <w:link w:val="aa"/>
    <w:uiPriority w:val="99"/>
    <w:semiHidden/>
    <w:rsid w:val="00CF634D"/>
    <w:rPr>
      <w:b/>
      <w:bCs/>
    </w:rPr>
  </w:style>
  <w:style w:type="paragraph" w:styleId="ac">
    <w:name w:val="Revision"/>
    <w:hidden/>
    <w:uiPriority w:val="99"/>
    <w:semiHidden/>
    <w:rsid w:val="00F80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C5CD2-A719-45A4-8E7A-E910400B7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邱渝雯</dc:creator>
  <cp:keywords/>
  <dc:description/>
  <cp:lastModifiedBy>邱渝雯</cp:lastModifiedBy>
  <cp:revision>27</cp:revision>
  <dcterms:created xsi:type="dcterms:W3CDTF">2022-03-11T15:45:00Z</dcterms:created>
  <dcterms:modified xsi:type="dcterms:W3CDTF">2022-03-12T10:23:00Z</dcterms:modified>
</cp:coreProperties>
</file>